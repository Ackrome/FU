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Times New Roman" w:eastAsia="Calibri" w:hAnsi="Times New Roman"/>
          <w:b/>
          <w:bCs/>
          <w:sz w:val="28"/>
          <w:szCs w:val="28"/>
          <w:lang w:bidi="hi-IN"/>
        </w:rPr>
        <w:id w:val="621121037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/>
          <w:b w:val="0"/>
          <w:bCs w:val="0"/>
          <w:sz w:val="22"/>
          <w:szCs w:val="22"/>
          <w:lang w:bidi="ar-SA"/>
        </w:rPr>
      </w:sdtEndPr>
      <w:sdtContent>
        <w:p w14:paraId="51CC2B6D" w14:textId="44A646D9" w:rsidR="005023C9" w:rsidRPr="00060046" w:rsidRDefault="005023C9" w:rsidP="00060046">
          <w:pPr>
            <w:jc w:val="center"/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</w:pPr>
          <w:r w:rsidRPr="00060046"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  <w:t>Федеральное государственное образовательное бюджетное учреждение</w:t>
          </w:r>
        </w:p>
        <w:p w14:paraId="20AAD512" w14:textId="77777777" w:rsidR="005023C9" w:rsidRPr="00060046" w:rsidRDefault="005023C9">
          <w:pPr>
            <w:jc w:val="center"/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</w:pPr>
          <w:r w:rsidRPr="00060046"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  <w:t>высшего образования</w:t>
          </w:r>
        </w:p>
        <w:p w14:paraId="54BCD4E0" w14:textId="77777777" w:rsidR="005023C9" w:rsidRPr="00060046" w:rsidRDefault="005023C9">
          <w:pPr>
            <w:jc w:val="center"/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</w:pPr>
        </w:p>
        <w:p w14:paraId="6B3F7E33" w14:textId="77777777" w:rsidR="005023C9" w:rsidRPr="00060046" w:rsidRDefault="005023C9">
          <w:pPr>
            <w:jc w:val="center"/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</w:pPr>
        </w:p>
        <w:p w14:paraId="7DD948C9" w14:textId="77777777" w:rsidR="005023C9" w:rsidRPr="00060046" w:rsidRDefault="005023C9">
          <w:pPr>
            <w:jc w:val="center"/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</w:pPr>
        </w:p>
        <w:p w14:paraId="13CA3458" w14:textId="77777777" w:rsidR="005023C9" w:rsidRPr="00060046" w:rsidRDefault="005023C9">
          <w:pPr>
            <w:jc w:val="center"/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</w:pPr>
        </w:p>
        <w:p w14:paraId="4F46C80B" w14:textId="77777777" w:rsidR="005023C9" w:rsidRPr="00060046" w:rsidRDefault="005023C9">
          <w:pPr>
            <w:jc w:val="center"/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</w:pPr>
        </w:p>
        <w:p w14:paraId="6975310D" w14:textId="77777777" w:rsidR="005023C9" w:rsidRPr="00060046" w:rsidRDefault="005023C9">
          <w:pPr>
            <w:jc w:val="center"/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</w:pPr>
          <w:r w:rsidRPr="00060046"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  <w:t>«ФИНАНСОВЫЙ УНИВЕРСИТЕТ ПРИ ПРАВИТЕЛЬСТВЕ РФ»</w:t>
          </w:r>
        </w:p>
        <w:p w14:paraId="4FE79E82" w14:textId="77777777" w:rsidR="005023C9" w:rsidRPr="00060046" w:rsidRDefault="005023C9">
          <w:pPr>
            <w:jc w:val="center"/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</w:pPr>
          <w:r w:rsidRPr="00060046"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  <w:t>Департамент анализа данных и машинного обучения</w:t>
          </w:r>
        </w:p>
        <w:p w14:paraId="03B8B274" w14:textId="15A49E28" w:rsidR="005023C9" w:rsidRPr="00060046" w:rsidRDefault="005023C9">
          <w:pPr>
            <w:jc w:val="center"/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</w:pPr>
          <w:r w:rsidRPr="00060046"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  <w:t>Отчет по практике №</w:t>
          </w:r>
          <w:r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  <w:t>7</w:t>
          </w:r>
        </w:p>
        <w:p w14:paraId="5FA2BBB8" w14:textId="77777777" w:rsidR="005023C9" w:rsidRPr="00060046" w:rsidRDefault="005023C9">
          <w:pPr>
            <w:jc w:val="center"/>
            <w:rPr>
              <w:rFonts w:ascii="Times New Roman" w:eastAsia="Calibri" w:hAnsi="Times New Roman"/>
              <w:sz w:val="28"/>
              <w:szCs w:val="28"/>
              <w:lang w:bidi="hi-IN"/>
            </w:rPr>
          </w:pPr>
          <w:r w:rsidRPr="00060046">
            <w:rPr>
              <w:rFonts w:ascii="Times New Roman" w:eastAsia="Calibri" w:hAnsi="Times New Roman"/>
              <w:sz w:val="28"/>
              <w:szCs w:val="28"/>
              <w:lang w:bidi="hi-IN"/>
            </w:rPr>
            <w:t>по дисциплине «системы управления базами данных»</w:t>
          </w:r>
        </w:p>
        <w:p w14:paraId="010868CD" w14:textId="77777777" w:rsidR="005023C9" w:rsidRPr="00060046" w:rsidRDefault="005023C9">
          <w:pPr>
            <w:jc w:val="center"/>
            <w:rPr>
              <w:rFonts w:ascii="Times New Roman" w:eastAsia="Calibri" w:hAnsi="Times New Roman"/>
              <w:sz w:val="28"/>
              <w:szCs w:val="28"/>
              <w:lang w:bidi="hi-IN"/>
            </w:rPr>
          </w:pPr>
        </w:p>
        <w:p w14:paraId="3AA9239D" w14:textId="77777777" w:rsidR="005023C9" w:rsidRPr="00060046" w:rsidRDefault="005023C9">
          <w:pPr>
            <w:jc w:val="center"/>
            <w:rPr>
              <w:rFonts w:ascii="Times New Roman" w:eastAsia="Calibri" w:hAnsi="Times New Roman"/>
              <w:sz w:val="28"/>
              <w:szCs w:val="28"/>
              <w:lang w:bidi="hi-IN"/>
            </w:rPr>
          </w:pPr>
        </w:p>
        <w:p w14:paraId="05C81F26" w14:textId="77777777" w:rsidR="005023C9" w:rsidRPr="00060046" w:rsidRDefault="005023C9">
          <w:pPr>
            <w:ind w:left="5664"/>
            <w:rPr>
              <w:rFonts w:ascii="Times New Roman" w:eastAsia="Calibri" w:hAnsi="Times New Roman"/>
              <w:sz w:val="28"/>
              <w:szCs w:val="28"/>
              <w:lang w:bidi="hi-IN"/>
            </w:rPr>
          </w:pPr>
          <w:r w:rsidRPr="00060046">
            <w:rPr>
              <w:rFonts w:ascii="Times New Roman" w:eastAsia="Calibri" w:hAnsi="Times New Roman"/>
              <w:sz w:val="28"/>
              <w:szCs w:val="28"/>
              <w:lang w:bidi="hi-IN"/>
            </w:rPr>
            <w:t>Студента группы ПМ23-1</w:t>
          </w:r>
        </w:p>
        <w:p w14:paraId="695F9CF7" w14:textId="77777777" w:rsidR="005023C9" w:rsidRPr="00060046" w:rsidRDefault="005023C9" w:rsidP="00F9101F">
          <w:pPr>
            <w:ind w:left="5664"/>
            <w:rPr>
              <w:rFonts w:ascii="Times New Roman" w:eastAsia="Calibri" w:hAnsi="Times New Roman"/>
              <w:sz w:val="28"/>
              <w:szCs w:val="28"/>
              <w:lang w:bidi="hi-IN"/>
            </w:rPr>
          </w:pPr>
          <w:r w:rsidRPr="00060046">
            <w:rPr>
              <w:rFonts w:ascii="Times New Roman" w:eastAsia="Calibri" w:hAnsi="Times New Roman"/>
              <w:sz w:val="28"/>
              <w:szCs w:val="28"/>
              <w:lang w:bidi="hi-IN"/>
            </w:rPr>
            <w:t>Факультета информационных технологий и анализа больших данных</w:t>
          </w:r>
        </w:p>
        <w:p w14:paraId="1415975C" w14:textId="77777777" w:rsidR="005023C9" w:rsidRPr="00060046" w:rsidRDefault="005023C9" w:rsidP="00DC5DA9">
          <w:pPr>
            <w:ind w:left="5664"/>
            <w:rPr>
              <w:rFonts w:ascii="Times New Roman" w:eastAsia="Calibri" w:hAnsi="Times New Roman"/>
              <w:sz w:val="28"/>
              <w:szCs w:val="28"/>
              <w:lang w:bidi="hi-IN"/>
            </w:rPr>
          </w:pPr>
        </w:p>
        <w:p w14:paraId="1B5C5FEB" w14:textId="77777777" w:rsidR="005023C9" w:rsidRPr="00060046" w:rsidRDefault="005023C9" w:rsidP="004D04D4">
          <w:pPr>
            <w:ind w:left="5664"/>
            <w:rPr>
              <w:rFonts w:ascii="Times New Roman" w:eastAsia="Calibri" w:hAnsi="Times New Roman"/>
              <w:sz w:val="28"/>
              <w:szCs w:val="28"/>
              <w:lang w:bidi="hi-IN"/>
            </w:rPr>
          </w:pPr>
          <w:r w:rsidRPr="00060046">
            <w:rPr>
              <w:rFonts w:ascii="Times New Roman" w:eastAsia="Calibri" w:hAnsi="Times New Roman"/>
              <w:sz w:val="28"/>
              <w:szCs w:val="28"/>
              <w:lang w:bidi="hi-IN"/>
            </w:rPr>
            <w:t>Тищенко И.С.</w:t>
          </w:r>
        </w:p>
        <w:p w14:paraId="41D87664" w14:textId="77777777" w:rsidR="005023C9" w:rsidRPr="00060046" w:rsidRDefault="005023C9">
          <w:pPr>
            <w:ind w:left="5664"/>
            <w:jc w:val="center"/>
            <w:rPr>
              <w:rFonts w:ascii="Times New Roman" w:eastAsia="Calibri" w:hAnsi="Times New Roman"/>
              <w:sz w:val="28"/>
              <w:szCs w:val="28"/>
              <w:lang w:bidi="hi-IN"/>
            </w:rPr>
          </w:pPr>
        </w:p>
        <w:p w14:paraId="2842A0C3" w14:textId="77777777" w:rsidR="005023C9" w:rsidRPr="00060046" w:rsidRDefault="005023C9" w:rsidP="002B12CE">
          <w:pPr>
            <w:ind w:left="5664"/>
            <w:rPr>
              <w:rFonts w:ascii="Times New Roman" w:eastAsia="Calibri" w:hAnsi="Times New Roman"/>
              <w:sz w:val="28"/>
              <w:szCs w:val="28"/>
              <w:lang w:bidi="hi-IN"/>
            </w:rPr>
          </w:pPr>
          <w:r w:rsidRPr="00060046">
            <w:rPr>
              <w:rFonts w:ascii="Times New Roman" w:eastAsia="Calibri" w:hAnsi="Times New Roman"/>
              <w:sz w:val="28"/>
              <w:szCs w:val="28"/>
              <w:lang w:bidi="hi-IN"/>
            </w:rPr>
            <w:t>Преподаватель</w:t>
          </w:r>
        </w:p>
        <w:p w14:paraId="1F1E28CA" w14:textId="77777777" w:rsidR="005023C9" w:rsidRPr="00060046" w:rsidRDefault="005023C9" w:rsidP="002B12CE">
          <w:pPr>
            <w:ind w:left="5664"/>
            <w:rPr>
              <w:rFonts w:ascii="Times New Roman" w:eastAsia="Calibri" w:hAnsi="Times New Roman"/>
              <w:sz w:val="28"/>
              <w:szCs w:val="28"/>
              <w:lang w:bidi="hi-IN"/>
            </w:rPr>
          </w:pPr>
          <w:r w:rsidRPr="00060046">
            <w:rPr>
              <w:rFonts w:ascii="Times New Roman" w:eastAsia="Calibri" w:hAnsi="Times New Roman"/>
              <w:sz w:val="28"/>
              <w:szCs w:val="28"/>
              <w:lang w:bidi="hi-IN"/>
            </w:rPr>
            <w:t>Карамышев Е.П.</w:t>
          </w:r>
        </w:p>
        <w:p w14:paraId="630F9FF4" w14:textId="77777777" w:rsidR="005023C9" w:rsidRPr="00060046" w:rsidRDefault="005023C9">
          <w:pPr>
            <w:ind w:left="5664"/>
            <w:jc w:val="center"/>
            <w:rPr>
              <w:rFonts w:ascii="Times New Roman" w:eastAsia="Calibri" w:hAnsi="Times New Roman"/>
              <w:sz w:val="28"/>
              <w:szCs w:val="28"/>
              <w:lang w:bidi="hi-IN"/>
            </w:rPr>
          </w:pPr>
        </w:p>
        <w:p w14:paraId="697833EC" w14:textId="77777777" w:rsidR="005023C9" w:rsidRPr="00060046" w:rsidRDefault="005023C9" w:rsidP="00BD4041">
          <w:pPr>
            <w:rPr>
              <w:rFonts w:ascii="Times New Roman" w:eastAsia="Calibri" w:hAnsi="Times New Roman"/>
              <w:sz w:val="28"/>
              <w:szCs w:val="28"/>
              <w:lang w:bidi="hi-IN"/>
            </w:rPr>
          </w:pPr>
        </w:p>
        <w:p w14:paraId="436CCE3C" w14:textId="77777777" w:rsidR="005023C9" w:rsidRPr="00060046" w:rsidRDefault="005023C9">
          <w:pPr>
            <w:ind w:left="5664"/>
            <w:jc w:val="center"/>
            <w:rPr>
              <w:rFonts w:ascii="Times New Roman" w:eastAsia="Calibri" w:hAnsi="Times New Roman"/>
              <w:sz w:val="28"/>
              <w:szCs w:val="28"/>
              <w:lang w:bidi="hi-IN"/>
            </w:rPr>
          </w:pPr>
        </w:p>
        <w:p w14:paraId="39A8CFD3" w14:textId="77777777" w:rsidR="005023C9" w:rsidRDefault="005023C9" w:rsidP="005023C9">
          <w:pPr>
            <w:jc w:val="center"/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</w:pPr>
          <w:r w:rsidRPr="00060046"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  <w:t>Москва 202</w:t>
          </w:r>
          <w:r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  <w:t>5</w:t>
          </w:r>
        </w:p>
        <w:p w14:paraId="6AB9FAD9" w14:textId="77777777" w:rsidR="005023C9" w:rsidRDefault="005023C9">
          <w:pPr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</w:pPr>
          <w:r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  <w:br w:type="page"/>
          </w:r>
        </w:p>
        <w:p w14:paraId="5F1B171A" w14:textId="77777777" w:rsidR="005023C9" w:rsidRDefault="005023C9" w:rsidP="005023C9">
          <w:r>
            <w:lastRenderedPageBreak/>
            <w:t>Вариант 4</w:t>
          </w:r>
        </w:p>
        <w:p w14:paraId="2FEEAF33" w14:textId="77777777" w:rsidR="005023C9" w:rsidRDefault="005023C9" w:rsidP="00600655">
          <w:pPr>
            <w:pStyle w:val="1"/>
            <w:rPr>
              <w:ins w:id="0" w:author="Иван Тищенко" w:date="2025-05-26T13:18:00Z" w16du:dateUtc="2025-05-26T10:18:00Z"/>
            </w:rPr>
          </w:pPr>
        </w:p>
        <w:p w14:paraId="0760FE01" w14:textId="77777777" w:rsidR="005023C9" w:rsidRDefault="005023C9" w:rsidP="00600655">
          <w:pPr>
            <w:pStyle w:val="1"/>
          </w:pPr>
          <w:r>
            <w:t>Блок 1</w:t>
          </w:r>
        </w:p>
        <w:p w14:paraId="51DCBFEB" w14:textId="73C0FE4F" w:rsidR="005023C9" w:rsidRDefault="005023C9" w:rsidP="005023C9">
          <w:r w:rsidRPr="005023C9">
            <w:rPr>
              <w:noProof/>
            </w:rPr>
            <w:drawing>
              <wp:inline distT="0" distB="0" distL="0" distR="0" wp14:anchorId="4DE917BB" wp14:editId="7BE4833B">
                <wp:extent cx="5731510" cy="3362960"/>
                <wp:effectExtent l="0" t="0" r="2540" b="8890"/>
                <wp:docPr id="2027482645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7482645" name="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3362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p w14:paraId="64EFA616" w14:textId="1CF45024" w:rsidR="00FD3FDB" w:rsidRDefault="00FD3FDB" w:rsidP="005023C9">
      <w:r w:rsidRPr="00FD3FDB">
        <w:rPr>
          <w:noProof/>
        </w:rPr>
        <w:lastRenderedPageBreak/>
        <w:drawing>
          <wp:inline distT="0" distB="0" distL="0" distR="0" wp14:anchorId="63B33032" wp14:editId="67C23C22">
            <wp:extent cx="5731510" cy="4692650"/>
            <wp:effectExtent l="0" t="0" r="2540" b="0"/>
            <wp:docPr id="21362886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2886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C3E12" w14:textId="5061A048" w:rsidR="00FD3FDB" w:rsidRDefault="00FD3FDB" w:rsidP="005023C9">
      <w:r w:rsidRPr="00FD3FDB">
        <w:rPr>
          <w:noProof/>
        </w:rPr>
        <w:lastRenderedPageBreak/>
        <w:drawing>
          <wp:inline distT="0" distB="0" distL="0" distR="0" wp14:anchorId="4C4EBAA1" wp14:editId="4854C1C2">
            <wp:extent cx="5731510" cy="6184265"/>
            <wp:effectExtent l="0" t="0" r="2540" b="6985"/>
            <wp:docPr id="726833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8339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8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C88D8" w14:textId="59391BB2" w:rsidR="00FD3FDB" w:rsidRDefault="00FD3FDB" w:rsidP="00A962A5">
      <w:pPr>
        <w:pStyle w:val="1"/>
      </w:pPr>
      <w:r>
        <w:t>Блок 2</w:t>
      </w:r>
    </w:p>
    <w:p w14:paraId="57304791" w14:textId="72365D57" w:rsidR="00A962A5" w:rsidRPr="00A962A5" w:rsidRDefault="00A962A5" w:rsidP="00A962A5">
      <w:r>
        <w:t>1</w:t>
      </w:r>
    </w:p>
    <w:p w14:paraId="008C00C4" w14:textId="77777777" w:rsidR="00A962A5" w:rsidRDefault="00BD4D51" w:rsidP="005023C9">
      <w:r w:rsidRPr="00BD4D51">
        <w:rPr>
          <w:noProof/>
        </w:rPr>
        <w:lastRenderedPageBreak/>
        <w:drawing>
          <wp:inline distT="0" distB="0" distL="0" distR="0" wp14:anchorId="7A020658" wp14:editId="4DC0712C">
            <wp:extent cx="5731510" cy="7098030"/>
            <wp:effectExtent l="0" t="0" r="2540" b="7620"/>
            <wp:docPr id="1571316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316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9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CB8CB" w14:textId="1606032C" w:rsidR="00FD3FDB" w:rsidRDefault="00A962A5" w:rsidP="005023C9">
      <w:r>
        <w:lastRenderedPageBreak/>
        <w:t>2</w:t>
      </w:r>
      <w:r w:rsidR="00BD4D51" w:rsidRPr="00BD4D51">
        <w:rPr>
          <w:noProof/>
        </w:rPr>
        <w:drawing>
          <wp:inline distT="0" distB="0" distL="0" distR="0" wp14:anchorId="0E85F8DF" wp14:editId="6D02A098">
            <wp:extent cx="5731510" cy="4192270"/>
            <wp:effectExtent l="0" t="0" r="2540" b="0"/>
            <wp:docPr id="6584433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433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619A0" w14:textId="77777777" w:rsidR="00A962A5" w:rsidRDefault="00A962A5" w:rsidP="005023C9"/>
    <w:p w14:paraId="4CB95986" w14:textId="7DAC3A86" w:rsidR="00A962A5" w:rsidRDefault="00A962A5" w:rsidP="005023C9">
      <w:r>
        <w:t>3</w:t>
      </w:r>
    </w:p>
    <w:p w14:paraId="78281E91" w14:textId="129D508E" w:rsidR="00A962A5" w:rsidRDefault="00A962A5" w:rsidP="005023C9">
      <w:pPr>
        <w:rPr>
          <w:lang w:val="en-US"/>
        </w:rPr>
      </w:pPr>
      <w:r w:rsidRPr="00A962A5">
        <w:rPr>
          <w:noProof/>
        </w:rPr>
        <w:lastRenderedPageBreak/>
        <w:drawing>
          <wp:inline distT="0" distB="0" distL="0" distR="0" wp14:anchorId="76BB8253" wp14:editId="0FAAC338">
            <wp:extent cx="5731510" cy="1959610"/>
            <wp:effectExtent l="0" t="0" r="2540" b="2540"/>
            <wp:docPr id="7365737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5737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62A5">
        <w:rPr>
          <w:noProof/>
        </w:rPr>
        <w:drawing>
          <wp:inline distT="0" distB="0" distL="0" distR="0" wp14:anchorId="79BAFC14" wp14:editId="610BA6D4">
            <wp:extent cx="5731510" cy="2733675"/>
            <wp:effectExtent l="0" t="0" r="2540" b="9525"/>
            <wp:docPr id="6693547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3547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62A5">
        <w:rPr>
          <w:noProof/>
        </w:rPr>
        <w:drawing>
          <wp:inline distT="0" distB="0" distL="0" distR="0" wp14:anchorId="66CCE4C5" wp14:editId="59CEB307">
            <wp:extent cx="5731510" cy="2044700"/>
            <wp:effectExtent l="0" t="0" r="2540" b="0"/>
            <wp:docPr id="18024367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4367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62A5">
        <w:rPr>
          <w:noProof/>
        </w:rPr>
        <w:drawing>
          <wp:inline distT="0" distB="0" distL="0" distR="0" wp14:anchorId="38280C90" wp14:editId="040C7A04">
            <wp:extent cx="5731510" cy="2001520"/>
            <wp:effectExtent l="0" t="0" r="2540" b="0"/>
            <wp:docPr id="18845011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5011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39703" w14:textId="26750743" w:rsidR="00CD5ABA" w:rsidRDefault="00CD5ABA" w:rsidP="005023C9">
      <w:pPr>
        <w:rPr>
          <w:lang w:val="en-US"/>
        </w:rPr>
      </w:pPr>
      <w:r>
        <w:rPr>
          <w:lang w:val="en-US"/>
        </w:rPr>
        <w:lastRenderedPageBreak/>
        <w:t>4</w:t>
      </w:r>
    </w:p>
    <w:p w14:paraId="26F1446A" w14:textId="7461AA16" w:rsidR="00CD5ABA" w:rsidRDefault="00CD5ABA" w:rsidP="005023C9">
      <w:r w:rsidRPr="00CD5ABA">
        <w:rPr>
          <w:noProof/>
          <w:lang w:val="en-US"/>
        </w:rPr>
        <w:drawing>
          <wp:inline distT="0" distB="0" distL="0" distR="0" wp14:anchorId="61C7020E" wp14:editId="6B5109F1">
            <wp:extent cx="5731510" cy="2523490"/>
            <wp:effectExtent l="0" t="0" r="2540" b="0"/>
            <wp:docPr id="1218975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975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AB517" w14:textId="62D1F7FD" w:rsidR="00CD5ABA" w:rsidRDefault="00CD5ABA" w:rsidP="005023C9">
      <w:r>
        <w:t>5</w:t>
      </w:r>
    </w:p>
    <w:p w14:paraId="3F1434F9" w14:textId="3E2EFC2A" w:rsidR="0015570C" w:rsidRDefault="0015570C" w:rsidP="005023C9">
      <w:r w:rsidRPr="0015570C">
        <w:drawing>
          <wp:inline distT="0" distB="0" distL="0" distR="0" wp14:anchorId="2B8C9E4B" wp14:editId="515EC97D">
            <wp:extent cx="5731510" cy="1291590"/>
            <wp:effectExtent l="0" t="0" r="2540" b="3810"/>
            <wp:docPr id="20719683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9683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5C412" w14:textId="7D1C757F" w:rsidR="00CD5ABA" w:rsidRPr="00600655" w:rsidRDefault="00CD4AD6" w:rsidP="005023C9">
      <w:pPr>
        <w:rPr>
          <w:lang w:val="en-US"/>
        </w:rPr>
      </w:pPr>
      <w:r w:rsidRPr="00CD4AD6">
        <w:rPr>
          <w:noProof/>
        </w:rPr>
        <w:lastRenderedPageBreak/>
        <w:drawing>
          <wp:inline distT="0" distB="0" distL="0" distR="0" wp14:anchorId="0B1E3255" wp14:editId="375FB212">
            <wp:extent cx="5731510" cy="5152390"/>
            <wp:effectExtent l="0" t="0" r="2540" b="0"/>
            <wp:docPr id="19993944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3944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4AD6">
        <w:rPr>
          <w:noProof/>
        </w:rPr>
        <w:lastRenderedPageBreak/>
        <w:drawing>
          <wp:inline distT="0" distB="0" distL="0" distR="0" wp14:anchorId="47D48A50" wp14:editId="1CA55F86">
            <wp:extent cx="5731510" cy="5088890"/>
            <wp:effectExtent l="0" t="0" r="2540" b="0"/>
            <wp:docPr id="883028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0283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89878" w14:textId="77777777" w:rsidR="00CD4AD6" w:rsidRDefault="00CD4AD6" w:rsidP="005023C9"/>
    <w:p w14:paraId="70AF87C3" w14:textId="6C26C034" w:rsidR="00600655" w:rsidRDefault="00600655" w:rsidP="00600655">
      <w:pPr>
        <w:pStyle w:val="1"/>
      </w:pPr>
      <w:r>
        <w:t>Блок 3</w:t>
      </w:r>
    </w:p>
    <w:p w14:paraId="18011F84" w14:textId="3C64ABA3" w:rsidR="00600655" w:rsidRPr="0015570C" w:rsidRDefault="0015570C" w:rsidP="00600655">
      <w:pPr>
        <w:rPr>
          <w:lang w:val="en-US"/>
        </w:rPr>
      </w:pPr>
      <w:r>
        <w:rPr>
          <w:lang w:val="en-US"/>
        </w:rPr>
        <w:t>1</w:t>
      </w:r>
    </w:p>
    <w:p w14:paraId="19B6282F" w14:textId="6E7F9CA8" w:rsidR="00600655" w:rsidRDefault="00600655" w:rsidP="00600655">
      <w:r w:rsidRPr="00600655">
        <w:rPr>
          <w:noProof/>
        </w:rPr>
        <w:lastRenderedPageBreak/>
        <w:drawing>
          <wp:inline distT="0" distB="0" distL="0" distR="0" wp14:anchorId="30A9D676" wp14:editId="28450C2E">
            <wp:extent cx="5731510" cy="7768590"/>
            <wp:effectExtent l="0" t="0" r="2540" b="3810"/>
            <wp:docPr id="19768824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8824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6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5580E" w14:textId="7AFFEA52" w:rsidR="0015570C" w:rsidRPr="0015570C" w:rsidRDefault="0015570C" w:rsidP="00600655">
      <w:pPr>
        <w:rPr>
          <w:lang w:val="en-US"/>
        </w:rPr>
      </w:pPr>
      <w:r>
        <w:rPr>
          <w:lang w:val="en-US"/>
        </w:rPr>
        <w:t>2</w:t>
      </w:r>
    </w:p>
    <w:p w14:paraId="667B5F9B" w14:textId="77777777" w:rsidR="00600655" w:rsidRDefault="00600655" w:rsidP="00600655"/>
    <w:p w14:paraId="4381AC4C" w14:textId="797176BA" w:rsidR="00600655" w:rsidRDefault="007E1050" w:rsidP="00600655">
      <w:r w:rsidRPr="007E1050">
        <w:rPr>
          <w:noProof/>
        </w:rPr>
        <w:lastRenderedPageBreak/>
        <w:drawing>
          <wp:inline distT="0" distB="0" distL="0" distR="0" wp14:anchorId="10E4AC18" wp14:editId="0633AC78">
            <wp:extent cx="5731510" cy="2566035"/>
            <wp:effectExtent l="0" t="0" r="2540" b="5715"/>
            <wp:docPr id="20918300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8300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4AAFB" w14:textId="20F94E19" w:rsidR="0015570C" w:rsidRDefault="0002196D" w:rsidP="00600655">
      <w:r w:rsidRPr="0002196D">
        <w:drawing>
          <wp:inline distT="0" distB="0" distL="0" distR="0" wp14:anchorId="1735DFCA" wp14:editId="7F1360D4">
            <wp:extent cx="5731510" cy="4164965"/>
            <wp:effectExtent l="0" t="0" r="2540" b="6985"/>
            <wp:docPr id="5708158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8158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37E17" w14:textId="4EB3375D" w:rsidR="0002196D" w:rsidRDefault="0002196D" w:rsidP="00600655">
      <w:r w:rsidRPr="0002196D">
        <w:lastRenderedPageBreak/>
        <w:drawing>
          <wp:inline distT="0" distB="0" distL="0" distR="0" wp14:anchorId="4C5FD449" wp14:editId="4FF00971">
            <wp:extent cx="5731510" cy="3569335"/>
            <wp:effectExtent l="0" t="0" r="2540" b="0"/>
            <wp:docPr id="19896560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6560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01C28" w14:textId="28078E8F" w:rsidR="0002196D" w:rsidRDefault="0002196D" w:rsidP="00600655">
      <w:r w:rsidRPr="0002196D">
        <w:drawing>
          <wp:inline distT="0" distB="0" distL="0" distR="0" wp14:anchorId="44F4C37D" wp14:editId="69381BE9">
            <wp:extent cx="5731510" cy="2627630"/>
            <wp:effectExtent l="0" t="0" r="2540" b="1270"/>
            <wp:docPr id="16920107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0107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E650E" w14:textId="0C9AD878" w:rsidR="0002196D" w:rsidRDefault="0002196D" w:rsidP="00600655">
      <w:r w:rsidRPr="0002196D">
        <w:drawing>
          <wp:inline distT="0" distB="0" distL="0" distR="0" wp14:anchorId="2B6F24D3" wp14:editId="23323553">
            <wp:extent cx="5731510" cy="1560195"/>
            <wp:effectExtent l="0" t="0" r="2540" b="1905"/>
            <wp:docPr id="20831118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1118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F45E" w14:textId="5646AC30" w:rsidR="0002196D" w:rsidRDefault="0002196D" w:rsidP="00600655">
      <w:pPr>
        <w:rPr>
          <w:lang w:val="en-US"/>
        </w:rPr>
      </w:pPr>
      <w:r>
        <w:rPr>
          <w:lang w:val="en-US"/>
        </w:rPr>
        <w:t>3</w:t>
      </w:r>
    </w:p>
    <w:p w14:paraId="2C20E1F2" w14:textId="15F04F74" w:rsidR="0002196D" w:rsidRDefault="0002196D" w:rsidP="00600655">
      <w:pPr>
        <w:rPr>
          <w:lang w:val="en-US"/>
        </w:rPr>
      </w:pPr>
      <w:r w:rsidRPr="0002196D">
        <w:rPr>
          <w:lang w:val="en-US"/>
        </w:rPr>
        <w:lastRenderedPageBreak/>
        <w:drawing>
          <wp:inline distT="0" distB="0" distL="0" distR="0" wp14:anchorId="577C65D8" wp14:editId="79794B10">
            <wp:extent cx="5731510" cy="2974975"/>
            <wp:effectExtent l="0" t="0" r="2540" b="0"/>
            <wp:docPr id="6047748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7748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7952" w:rsidRPr="00EA7952">
        <w:rPr>
          <w:lang w:val="en-US"/>
        </w:rPr>
        <w:drawing>
          <wp:inline distT="0" distB="0" distL="0" distR="0" wp14:anchorId="3F24E3BE" wp14:editId="0C443545">
            <wp:extent cx="5731510" cy="3841750"/>
            <wp:effectExtent l="0" t="0" r="2540" b="6350"/>
            <wp:docPr id="2018635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6355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41F0" w14:textId="3EC17286" w:rsidR="00BD524A" w:rsidRDefault="00BD524A" w:rsidP="00600655">
      <w:pPr>
        <w:rPr>
          <w:lang w:val="en-US"/>
        </w:rPr>
      </w:pPr>
      <w:r>
        <w:rPr>
          <w:lang w:val="en-US"/>
        </w:rPr>
        <w:t>4</w:t>
      </w:r>
    </w:p>
    <w:p w14:paraId="7CA8ECCE" w14:textId="6206F20C" w:rsidR="00BD524A" w:rsidRDefault="00BD524A" w:rsidP="00600655">
      <w:pPr>
        <w:rPr>
          <w:lang w:val="en-US"/>
        </w:rPr>
      </w:pPr>
      <w:r>
        <w:t xml:space="preserve">Поверьте, оно работает. Если я его запущу, то пройдет </w:t>
      </w:r>
      <w:r w:rsidRPr="00BD524A">
        <w:t>4456785432100</w:t>
      </w:r>
      <w:r>
        <w:t xml:space="preserve"> итераций по сравнению двух чисел, что слишком долго. Вот код</w:t>
      </w:r>
      <w:r>
        <w:rPr>
          <w:lang w:val="en-US"/>
        </w:rPr>
        <w:t>:</w:t>
      </w:r>
      <w:r>
        <w:rPr>
          <w:lang w:val="en-US"/>
        </w:rPr>
        <w:br/>
      </w:r>
    </w:p>
    <w:p w14:paraId="41F228A8" w14:textId="5D44016B" w:rsidR="00BD524A" w:rsidRDefault="00BD524A" w:rsidP="00600655">
      <w:pPr>
        <w:rPr>
          <w:lang w:val="en-US"/>
        </w:rPr>
      </w:pPr>
      <w:r w:rsidRPr="00BD524A">
        <w:rPr>
          <w:lang w:val="en-US"/>
        </w:rPr>
        <w:lastRenderedPageBreak/>
        <w:drawing>
          <wp:inline distT="0" distB="0" distL="0" distR="0" wp14:anchorId="14F742B6" wp14:editId="23B612EB">
            <wp:extent cx="5731510" cy="4512945"/>
            <wp:effectExtent l="0" t="0" r="2540" b="1905"/>
            <wp:docPr id="9507477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74770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47766" w14:textId="20F56DA2" w:rsidR="00BD524A" w:rsidRDefault="00BD524A" w:rsidP="00600655">
      <w:pPr>
        <w:rPr>
          <w:lang w:val="en-US"/>
        </w:rPr>
      </w:pPr>
      <w:r>
        <w:rPr>
          <w:lang w:val="en-US"/>
        </w:rPr>
        <w:t>5</w:t>
      </w:r>
    </w:p>
    <w:p w14:paraId="5645BE56" w14:textId="1AC8C63D" w:rsidR="00C97613" w:rsidRPr="00BD524A" w:rsidRDefault="00C97613" w:rsidP="00600655">
      <w:pPr>
        <w:rPr>
          <w:lang w:val="en-US"/>
        </w:rPr>
      </w:pPr>
      <w:r w:rsidRPr="00C97613">
        <w:rPr>
          <w:lang w:val="en-US"/>
        </w:rPr>
        <w:lastRenderedPageBreak/>
        <w:drawing>
          <wp:inline distT="0" distB="0" distL="0" distR="0" wp14:anchorId="2369C38A" wp14:editId="2C7BAF71">
            <wp:extent cx="5731510" cy="8128635"/>
            <wp:effectExtent l="0" t="0" r="2540" b="5715"/>
            <wp:docPr id="5908325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8325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2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7613" w:rsidRPr="00BD524A" w:rsidSect="005023C9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Иван Тищенко">
    <w15:presenceInfo w15:providerId="Windows Live" w15:userId="e6caab377a44b26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5885"/>
    <w:rsid w:val="0002196D"/>
    <w:rsid w:val="000B0E0F"/>
    <w:rsid w:val="0015570C"/>
    <w:rsid w:val="00365885"/>
    <w:rsid w:val="005023C9"/>
    <w:rsid w:val="00600655"/>
    <w:rsid w:val="007E1050"/>
    <w:rsid w:val="00A962A5"/>
    <w:rsid w:val="00BD4D51"/>
    <w:rsid w:val="00BD524A"/>
    <w:rsid w:val="00C97613"/>
    <w:rsid w:val="00CD4AD6"/>
    <w:rsid w:val="00CD5ABA"/>
    <w:rsid w:val="00DF3E78"/>
    <w:rsid w:val="00EA7952"/>
    <w:rsid w:val="00FD3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D01458"/>
  <w15:chartTrackingRefBased/>
  <w15:docId w15:val="{BBEB2CE1-ADD3-4513-A838-A16F6FCDF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962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Revision"/>
    <w:hidden/>
    <w:uiPriority w:val="99"/>
    <w:semiHidden/>
    <w:rsid w:val="005023C9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A962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microsoft.com/office/2011/relationships/people" Target="peop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16</Pages>
  <Words>94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Тищенко</dc:creator>
  <cp:keywords/>
  <dc:description/>
  <cp:lastModifiedBy>Иван Тищенко</cp:lastModifiedBy>
  <cp:revision>3</cp:revision>
  <dcterms:created xsi:type="dcterms:W3CDTF">2025-05-26T10:16:00Z</dcterms:created>
  <dcterms:modified xsi:type="dcterms:W3CDTF">2025-05-26T18:03:00Z</dcterms:modified>
</cp:coreProperties>
</file>